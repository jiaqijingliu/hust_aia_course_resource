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809A6F" w14:textId="77777777" w:rsidR="00CF0E7C" w:rsidRPr="005A538A" w:rsidRDefault="00CF0E7C" w:rsidP="00CF0E7C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5A538A">
        <w:rPr>
          <w:rFonts w:hint="eastAsia"/>
          <w:sz w:val="28"/>
          <w:szCs w:val="28"/>
        </w:rPr>
        <w:t>对于两分类问题，证明最小风险贝叶斯规则可表示为</w:t>
      </w:r>
    </w:p>
    <w:p w14:paraId="6BB144E0" w14:textId="77777777" w:rsidR="00CF0E7C" w:rsidRDefault="00CF0E7C" w:rsidP="00CF0E7C">
      <w:pPr>
        <w:pStyle w:val="a3"/>
        <w:ind w:left="360" w:firstLineChars="0" w:firstLine="0"/>
        <w:rPr>
          <w:sz w:val="28"/>
          <w:szCs w:val="28"/>
        </w:rPr>
      </w:pPr>
      <w:r w:rsidRPr="005A538A">
        <w:rPr>
          <w:sz w:val="28"/>
          <w:szCs w:val="28"/>
        </w:rPr>
        <w:object w:dxaOrig="6600" w:dyaOrig="740" w14:anchorId="396804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25pt;height:45pt" o:ole="">
            <v:imagedata r:id="rId7" o:title=""/>
          </v:shape>
          <o:OLEObject Type="Embed" ProgID="Equation.DSMT4" ShapeID="_x0000_i1025" DrawAspect="Content" ObjectID="_1697360606" r:id="rId8"/>
        </w:object>
      </w:r>
    </w:p>
    <w:p w14:paraId="0AAC3A31" w14:textId="77777777" w:rsidR="00CF0E7C" w:rsidRDefault="001615B4" w:rsidP="00CF0E7C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689796E" wp14:editId="43045D75">
            <wp:extent cx="5274310" cy="44697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242C" w14:textId="77777777" w:rsidR="00CF0E7C" w:rsidRPr="00E5122C" w:rsidRDefault="00CF0E7C" w:rsidP="00CF0E7C">
      <w:p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2</w:t>
      </w:r>
      <w:r w:rsidRPr="00E5122C">
        <w:rPr>
          <w:rFonts w:ascii="Times New Roman" w:eastAsia="宋体" w:hAnsi="Times New Roman"/>
          <w:sz w:val="24"/>
        </w:rPr>
        <w:t>.</w:t>
      </w:r>
      <w:r w:rsidRPr="00E5122C">
        <w:rPr>
          <w:rFonts w:ascii="Times New Roman" w:eastAsia="宋体" w:hAnsi="Times New Roman" w:hint="eastAsia"/>
          <w:sz w:val="24"/>
        </w:rPr>
        <w:t>有两类样本</w:t>
      </w:r>
      <w:r w:rsidRPr="00E5122C">
        <w:rPr>
          <w:rFonts w:ascii="Times New Roman" w:eastAsia="宋体" w:hAnsi="Times New Roman"/>
          <w:sz w:val="24"/>
        </w:rPr>
        <w:sym w:font="Symbol" w:char="0077"/>
      </w:r>
      <w:r w:rsidRPr="00E5122C">
        <w:rPr>
          <w:rFonts w:ascii="Times New Roman" w:eastAsia="宋体" w:hAnsi="Times New Roman" w:hint="eastAsia"/>
          <w:sz w:val="24"/>
        </w:rPr>
        <w:t>1</w:t>
      </w:r>
      <w:r w:rsidRPr="00E5122C">
        <w:rPr>
          <w:rFonts w:ascii="Times New Roman" w:eastAsia="宋体" w:hAnsi="Times New Roman" w:hint="eastAsia"/>
          <w:sz w:val="24"/>
        </w:rPr>
        <w:t>和</w:t>
      </w:r>
      <w:r w:rsidRPr="00E5122C">
        <w:rPr>
          <w:rFonts w:ascii="Times New Roman" w:eastAsia="宋体" w:hAnsi="Times New Roman"/>
          <w:sz w:val="24"/>
        </w:rPr>
        <w:sym w:font="Symbol" w:char="0077"/>
      </w:r>
      <w:r w:rsidRPr="00E5122C">
        <w:rPr>
          <w:rFonts w:ascii="Times New Roman" w:eastAsia="宋体" w:hAnsi="Times New Roman" w:hint="eastAsia"/>
          <w:sz w:val="24"/>
        </w:rPr>
        <w:t>2</w:t>
      </w:r>
      <w:r w:rsidRPr="00E5122C">
        <w:rPr>
          <w:rFonts w:ascii="Times New Roman" w:eastAsia="宋体" w:hAnsi="Times New Roman" w:hint="eastAsia"/>
          <w:sz w:val="24"/>
        </w:rPr>
        <w:t>，已知先验概率</w:t>
      </w:r>
      <w:r w:rsidRPr="00E5122C">
        <w:rPr>
          <w:rFonts w:ascii="Times New Roman" w:eastAsia="宋体" w:hAnsi="Times New Roman" w:hint="eastAsia"/>
          <w:sz w:val="24"/>
        </w:rPr>
        <w:t>P(</w:t>
      </w:r>
      <w:r w:rsidRPr="00E5122C">
        <w:rPr>
          <w:rFonts w:ascii="Times New Roman" w:eastAsia="宋体" w:hAnsi="Times New Roman"/>
          <w:sz w:val="24"/>
        </w:rPr>
        <w:sym w:font="Symbol" w:char="0077"/>
      </w:r>
      <w:r w:rsidRPr="00E5122C">
        <w:rPr>
          <w:rFonts w:ascii="Times New Roman" w:eastAsia="宋体" w:hAnsi="Times New Roman" w:hint="eastAsia"/>
          <w:sz w:val="24"/>
        </w:rPr>
        <w:t>1)=0.2</w:t>
      </w:r>
      <w:r w:rsidRPr="00E5122C">
        <w:rPr>
          <w:rFonts w:ascii="Times New Roman" w:eastAsia="宋体" w:hAnsi="Times New Roman" w:hint="eastAsia"/>
          <w:sz w:val="24"/>
        </w:rPr>
        <w:t>和</w:t>
      </w:r>
      <w:r w:rsidRPr="00E5122C">
        <w:rPr>
          <w:rFonts w:ascii="Times New Roman" w:eastAsia="宋体" w:hAnsi="Times New Roman" w:hint="eastAsia"/>
          <w:sz w:val="24"/>
        </w:rPr>
        <w:t>P(</w:t>
      </w:r>
      <w:r w:rsidRPr="00E5122C">
        <w:rPr>
          <w:rFonts w:ascii="Times New Roman" w:eastAsia="宋体" w:hAnsi="Times New Roman"/>
          <w:sz w:val="24"/>
        </w:rPr>
        <w:sym w:font="Symbol" w:char="0077"/>
      </w:r>
      <w:r w:rsidRPr="00E5122C">
        <w:rPr>
          <w:rFonts w:ascii="Times New Roman" w:eastAsia="宋体" w:hAnsi="Times New Roman" w:hint="eastAsia"/>
          <w:sz w:val="24"/>
        </w:rPr>
        <w:t>2)=0.8</w:t>
      </w:r>
      <w:r w:rsidRPr="00E5122C">
        <w:rPr>
          <w:rFonts w:ascii="Times New Roman" w:eastAsia="宋体" w:hAnsi="Times New Roman" w:hint="eastAsia"/>
          <w:sz w:val="24"/>
        </w:rPr>
        <w:t>，类概率密度函数如下：</w:t>
      </w:r>
    </w:p>
    <w:p w14:paraId="3A157291" w14:textId="77777777" w:rsidR="00CF0E7C" w:rsidRPr="00E5122C" w:rsidRDefault="00CF0E7C" w:rsidP="00CF0E7C">
      <w:p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5122C">
        <w:rPr>
          <w:rFonts w:ascii="Times New Roman" w:eastAsia="宋体" w:hAnsi="Times New Roman"/>
          <w:sz w:val="24"/>
        </w:rPr>
        <w:object w:dxaOrig="8440" w:dyaOrig="1440" w14:anchorId="19822BF2">
          <v:shape id="_x0000_i1026" type="#_x0000_t75" style="width:376.15pt;height:63.75pt" o:ole="">
            <v:imagedata r:id="rId10" o:title=""/>
          </v:shape>
          <o:OLEObject Type="Embed" ProgID="Equation.DSMT4" ShapeID="_x0000_i1026" DrawAspect="Content" ObjectID="_1697360607" r:id="rId11"/>
        </w:object>
      </w:r>
    </w:p>
    <w:p w14:paraId="63D9028F" w14:textId="77777777" w:rsidR="00CF0E7C" w:rsidRPr="00E5122C" w:rsidRDefault="00CF0E7C" w:rsidP="00CF0E7C">
      <w:p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5122C">
        <w:rPr>
          <w:rFonts w:ascii="Times New Roman" w:eastAsia="宋体" w:hAnsi="Times New Roman" w:hint="eastAsia"/>
          <w:sz w:val="24"/>
        </w:rPr>
        <w:t>（</w:t>
      </w:r>
      <w:r w:rsidRPr="00E5122C">
        <w:rPr>
          <w:rFonts w:ascii="Times New Roman" w:eastAsia="宋体" w:hAnsi="Times New Roman" w:hint="eastAsia"/>
          <w:sz w:val="24"/>
        </w:rPr>
        <w:t>1</w:t>
      </w:r>
      <w:r w:rsidRPr="00E5122C">
        <w:rPr>
          <w:rFonts w:ascii="Times New Roman" w:eastAsia="宋体" w:hAnsi="Times New Roman" w:hint="eastAsia"/>
          <w:sz w:val="24"/>
        </w:rPr>
        <w:t>）求贝叶斯最小误判概率准则下的判决域，并判断样本</w:t>
      </w:r>
      <w:r w:rsidRPr="00E5122C">
        <w:rPr>
          <w:rFonts w:ascii="Times New Roman" w:eastAsia="宋体" w:hAnsi="Times New Roman" w:hint="eastAsia"/>
          <w:sz w:val="24"/>
        </w:rPr>
        <w:t>x=1.5</w:t>
      </w:r>
      <w:r w:rsidRPr="00E5122C">
        <w:rPr>
          <w:rFonts w:ascii="Times New Roman" w:eastAsia="宋体" w:hAnsi="Times New Roman" w:hint="eastAsia"/>
          <w:sz w:val="24"/>
        </w:rPr>
        <w:t>属于哪一类；</w:t>
      </w:r>
    </w:p>
    <w:p w14:paraId="174418A5" w14:textId="77777777" w:rsidR="00CF0E7C" w:rsidRPr="00E5122C" w:rsidRDefault="00CF0E7C" w:rsidP="00CF0E7C">
      <w:p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 w:rsidRPr="00E5122C">
        <w:rPr>
          <w:rFonts w:ascii="Times New Roman" w:eastAsia="宋体" w:hAnsi="Times New Roman" w:hint="eastAsia"/>
          <w:sz w:val="24"/>
        </w:rPr>
        <w:t>（</w:t>
      </w:r>
      <w:r w:rsidRPr="00E5122C">
        <w:rPr>
          <w:rFonts w:ascii="Times New Roman" w:eastAsia="宋体" w:hAnsi="Times New Roman" w:hint="eastAsia"/>
          <w:sz w:val="24"/>
        </w:rPr>
        <w:t>2</w:t>
      </w:r>
      <w:r w:rsidRPr="00E5122C">
        <w:rPr>
          <w:rFonts w:ascii="Times New Roman" w:eastAsia="宋体" w:hAnsi="Times New Roman" w:hint="eastAsia"/>
          <w:sz w:val="24"/>
        </w:rPr>
        <w:t>）求总错误概率</w:t>
      </w:r>
      <w:r w:rsidRPr="00E5122C">
        <w:rPr>
          <w:rFonts w:ascii="Times New Roman" w:eastAsia="宋体" w:hAnsi="Times New Roman" w:hint="eastAsia"/>
          <w:sz w:val="24"/>
        </w:rPr>
        <w:t>P(e)</w:t>
      </w:r>
      <w:r w:rsidRPr="00E5122C">
        <w:rPr>
          <w:rFonts w:ascii="Times New Roman" w:eastAsia="宋体" w:hAnsi="Times New Roman" w:hint="eastAsia"/>
          <w:sz w:val="24"/>
        </w:rPr>
        <w:t>；</w:t>
      </w:r>
    </w:p>
    <w:p w14:paraId="2A722C9D" w14:textId="77777777" w:rsidR="00CF0E7C" w:rsidRPr="00E5122C" w:rsidRDefault="00CF0E7C" w:rsidP="00CF0E7C">
      <w:pPr>
        <w:spacing w:line="300" w:lineRule="auto"/>
        <w:rPr>
          <w:rFonts w:ascii="Times New Roman" w:eastAsia="宋体" w:hAnsi="Times New Roman"/>
          <w:sz w:val="24"/>
        </w:rPr>
      </w:pPr>
      <w:r w:rsidRPr="00E5122C">
        <w:rPr>
          <w:rFonts w:ascii="Times New Roman" w:eastAsia="宋体" w:hAnsi="Times New Roman" w:hint="eastAsia"/>
          <w:sz w:val="24"/>
        </w:rPr>
        <w:t>（</w:t>
      </w:r>
      <w:r w:rsidRPr="00E5122C">
        <w:rPr>
          <w:rFonts w:ascii="Times New Roman" w:eastAsia="宋体" w:hAnsi="Times New Roman" w:hint="eastAsia"/>
          <w:sz w:val="24"/>
        </w:rPr>
        <w:t>3</w:t>
      </w:r>
      <w:r w:rsidRPr="00E5122C">
        <w:rPr>
          <w:rFonts w:ascii="Times New Roman" w:eastAsia="宋体" w:hAnsi="Times New Roman" w:hint="eastAsia"/>
          <w:sz w:val="24"/>
        </w:rPr>
        <w:t>）假设正确判断的损失</w:t>
      </w:r>
      <w:r w:rsidRPr="00E5122C">
        <w:rPr>
          <w:rFonts w:ascii="Times New Roman" w:eastAsia="宋体" w:hAnsi="Times New Roman"/>
          <w:sz w:val="24"/>
        </w:rPr>
        <w:sym w:font="Symbol" w:char="006C"/>
      </w:r>
      <w:r w:rsidRPr="00E5122C">
        <w:rPr>
          <w:rFonts w:ascii="Times New Roman" w:eastAsia="宋体" w:hAnsi="Times New Roman" w:hint="eastAsia"/>
          <w:sz w:val="24"/>
          <w:vertAlign w:val="subscript"/>
        </w:rPr>
        <w:t>11</w:t>
      </w:r>
      <w:r w:rsidRPr="00E5122C">
        <w:rPr>
          <w:rFonts w:ascii="Times New Roman" w:eastAsia="宋体" w:hAnsi="Times New Roman" w:hint="eastAsia"/>
          <w:sz w:val="24"/>
        </w:rPr>
        <w:t>=</w:t>
      </w:r>
      <w:r w:rsidRPr="00E5122C">
        <w:rPr>
          <w:rFonts w:ascii="Times New Roman" w:eastAsia="宋体" w:hAnsi="Times New Roman"/>
          <w:sz w:val="24"/>
        </w:rPr>
        <w:sym w:font="Symbol" w:char="006C"/>
      </w:r>
      <w:r w:rsidRPr="00E5122C">
        <w:rPr>
          <w:rFonts w:ascii="Times New Roman" w:eastAsia="宋体" w:hAnsi="Times New Roman" w:hint="eastAsia"/>
          <w:sz w:val="24"/>
          <w:vertAlign w:val="subscript"/>
        </w:rPr>
        <w:t>22</w:t>
      </w:r>
      <w:r w:rsidRPr="00E5122C">
        <w:rPr>
          <w:rFonts w:ascii="Times New Roman" w:eastAsia="宋体" w:hAnsi="Times New Roman" w:hint="eastAsia"/>
          <w:sz w:val="24"/>
        </w:rPr>
        <w:t>=0</w:t>
      </w:r>
      <w:r w:rsidRPr="00E5122C">
        <w:rPr>
          <w:rFonts w:ascii="Times New Roman" w:eastAsia="宋体" w:hAnsi="Times New Roman" w:hint="eastAsia"/>
          <w:sz w:val="24"/>
        </w:rPr>
        <w:t>，误判损失分别为</w:t>
      </w:r>
      <w:r w:rsidRPr="00E5122C">
        <w:rPr>
          <w:rFonts w:ascii="Times New Roman" w:eastAsia="宋体" w:hAnsi="Times New Roman"/>
          <w:sz w:val="24"/>
        </w:rPr>
        <w:sym w:font="Symbol" w:char="006C"/>
      </w:r>
      <w:r w:rsidRPr="00E5122C">
        <w:rPr>
          <w:rFonts w:ascii="Times New Roman" w:eastAsia="宋体" w:hAnsi="Times New Roman" w:hint="eastAsia"/>
          <w:sz w:val="24"/>
          <w:vertAlign w:val="subscript"/>
        </w:rPr>
        <w:t>12</w:t>
      </w:r>
      <w:r w:rsidRPr="00E5122C">
        <w:rPr>
          <w:rFonts w:ascii="Times New Roman" w:eastAsia="宋体" w:hAnsi="Times New Roman" w:hint="eastAsia"/>
          <w:sz w:val="24"/>
        </w:rPr>
        <w:t>和</w:t>
      </w:r>
      <w:r w:rsidRPr="00E5122C">
        <w:rPr>
          <w:rFonts w:ascii="Times New Roman" w:eastAsia="宋体" w:hAnsi="Times New Roman"/>
          <w:sz w:val="24"/>
        </w:rPr>
        <w:sym w:font="Symbol" w:char="006C"/>
      </w:r>
      <w:r w:rsidRPr="00E5122C">
        <w:rPr>
          <w:rFonts w:ascii="Times New Roman" w:eastAsia="宋体" w:hAnsi="Times New Roman" w:hint="eastAsia"/>
          <w:sz w:val="24"/>
          <w:vertAlign w:val="subscript"/>
        </w:rPr>
        <w:t>21</w:t>
      </w:r>
      <w:r w:rsidRPr="00E5122C">
        <w:rPr>
          <w:rFonts w:ascii="Times New Roman" w:eastAsia="宋体" w:hAnsi="Times New Roman" w:hint="eastAsia"/>
          <w:sz w:val="24"/>
        </w:rPr>
        <w:t>，若采用最小损失判决准则，</w:t>
      </w:r>
      <w:r w:rsidRPr="00E5122C">
        <w:rPr>
          <w:rFonts w:ascii="Times New Roman" w:eastAsia="宋体" w:hAnsi="Times New Roman"/>
          <w:sz w:val="24"/>
        </w:rPr>
        <w:sym w:font="Symbol" w:char="006C"/>
      </w:r>
      <w:r w:rsidRPr="00E5122C">
        <w:rPr>
          <w:rFonts w:ascii="Times New Roman" w:eastAsia="宋体" w:hAnsi="Times New Roman" w:hint="eastAsia"/>
          <w:sz w:val="24"/>
          <w:vertAlign w:val="subscript"/>
        </w:rPr>
        <w:t>12</w:t>
      </w:r>
      <w:r w:rsidRPr="00E5122C">
        <w:rPr>
          <w:rFonts w:ascii="Times New Roman" w:eastAsia="宋体" w:hAnsi="Times New Roman" w:hint="eastAsia"/>
          <w:sz w:val="24"/>
        </w:rPr>
        <w:t>和</w:t>
      </w:r>
      <w:r w:rsidRPr="00E5122C">
        <w:rPr>
          <w:rFonts w:ascii="Times New Roman" w:eastAsia="宋体" w:hAnsi="Times New Roman"/>
          <w:sz w:val="24"/>
        </w:rPr>
        <w:sym w:font="Symbol" w:char="006C"/>
      </w:r>
      <w:r w:rsidRPr="00E5122C">
        <w:rPr>
          <w:rFonts w:ascii="Times New Roman" w:eastAsia="宋体" w:hAnsi="Times New Roman" w:hint="eastAsia"/>
          <w:sz w:val="24"/>
          <w:vertAlign w:val="subscript"/>
        </w:rPr>
        <w:t>21</w:t>
      </w:r>
      <w:r w:rsidRPr="00E5122C">
        <w:rPr>
          <w:rFonts w:ascii="Times New Roman" w:eastAsia="宋体" w:hAnsi="Times New Roman" w:hint="eastAsia"/>
          <w:sz w:val="24"/>
        </w:rPr>
        <w:t>满足怎样的关系时，会使上述对样本</w:t>
      </w:r>
      <w:r w:rsidRPr="00E5122C">
        <w:rPr>
          <w:rFonts w:ascii="Times New Roman" w:eastAsia="宋体" w:hAnsi="Times New Roman" w:hint="eastAsia"/>
          <w:sz w:val="24"/>
        </w:rPr>
        <w:t>x=1.5</w:t>
      </w:r>
      <w:r w:rsidRPr="00E5122C">
        <w:rPr>
          <w:rFonts w:ascii="Times New Roman" w:eastAsia="宋体" w:hAnsi="Times New Roman" w:hint="eastAsia"/>
          <w:sz w:val="24"/>
        </w:rPr>
        <w:t>的判断相反？</w:t>
      </w:r>
    </w:p>
    <w:p w14:paraId="79263F20" w14:textId="77777777" w:rsidR="001615B4" w:rsidRPr="00EE4552" w:rsidRDefault="001615B4" w:rsidP="001615B4">
      <w:pPr>
        <w:tabs>
          <w:tab w:val="left" w:pos="1974"/>
        </w:tabs>
        <w:spacing w:line="300" w:lineRule="auto"/>
        <w:rPr>
          <w:rFonts w:ascii="Times New Roman" w:hAnsi="Times New Roman" w:cs="Times New Roman"/>
          <w:sz w:val="24"/>
        </w:rPr>
      </w:pPr>
      <w:r w:rsidRPr="00EE4552">
        <w:rPr>
          <w:rFonts w:ascii="Times New Roman" w:hAnsi="Times New Roman" w:cs="Times New Roman"/>
          <w:sz w:val="24"/>
        </w:rPr>
        <w:t>答：</w:t>
      </w:r>
      <w:r w:rsidRPr="00EE4552">
        <w:rPr>
          <w:rFonts w:ascii="Times New Roman" w:hAnsi="Times New Roman" w:cs="Times New Roman"/>
          <w:sz w:val="24"/>
        </w:rPr>
        <w:tab/>
      </w:r>
    </w:p>
    <w:p w14:paraId="4B50A264" w14:textId="77777777" w:rsidR="001615B4" w:rsidRPr="00EE4552" w:rsidRDefault="001615B4" w:rsidP="001615B4">
      <w:pPr>
        <w:spacing w:line="300" w:lineRule="auto"/>
        <w:textAlignment w:val="center"/>
        <w:rPr>
          <w:rFonts w:ascii="Times New Roman" w:hAnsi="Times New Roman" w:cs="Times New Roman"/>
          <w:sz w:val="24"/>
        </w:rPr>
      </w:pPr>
      <w:r w:rsidRPr="00EE4552">
        <w:rPr>
          <w:rFonts w:ascii="Times New Roman" w:hAnsi="Times New Roman" w:cs="Times New Roman"/>
          <w:sz w:val="24"/>
        </w:rPr>
        <w:lastRenderedPageBreak/>
        <w:t>（</w:t>
      </w:r>
      <w:r w:rsidRPr="00EE4552">
        <w:rPr>
          <w:rFonts w:ascii="Times New Roman" w:hAnsi="Times New Roman" w:cs="Times New Roman"/>
          <w:sz w:val="24"/>
        </w:rPr>
        <w:t>1</w:t>
      </w:r>
      <w:r w:rsidRPr="00EE4552">
        <w:rPr>
          <w:rFonts w:ascii="Times New Roman" w:hAnsi="Times New Roman" w:cs="Times New Roman"/>
          <w:sz w:val="24"/>
        </w:rPr>
        <w:t>）在</w:t>
      </w:r>
      <w:r w:rsidRPr="00EE4552">
        <w:rPr>
          <w:rFonts w:ascii="Times New Roman" w:hAnsi="Times New Roman" w:cs="Times New Roman"/>
          <w:sz w:val="24"/>
        </w:rPr>
        <w:object w:dxaOrig="1120" w:dyaOrig="320" w14:anchorId="31DC9F9B">
          <v:shape id="_x0000_i1027" type="#_x0000_t75" style="width:55.9pt;height:16.15pt" o:ole="">
            <v:imagedata r:id="rId12" o:title=""/>
          </v:shape>
          <o:OLEObject Type="Embed" ProgID="Equation.DSMT4" ShapeID="_x0000_i1027" DrawAspect="Content" ObjectID="_1697360608" r:id="rId13"/>
        </w:object>
      </w:r>
      <w:r w:rsidRPr="00EE4552">
        <w:rPr>
          <w:rFonts w:ascii="Times New Roman" w:hAnsi="Times New Roman" w:cs="Times New Roman"/>
          <w:sz w:val="24"/>
        </w:rPr>
        <w:t>范围内两个类别才有交集，所以只需要考虑这一段的决策域。</w:t>
      </w:r>
    </w:p>
    <w:p w14:paraId="6F72A23A" w14:textId="77777777" w:rsidR="001615B4" w:rsidRPr="00EE4552" w:rsidRDefault="001615B4" w:rsidP="001615B4">
      <w:pPr>
        <w:spacing w:line="300" w:lineRule="auto"/>
        <w:textAlignment w:val="center"/>
        <w:rPr>
          <w:rFonts w:ascii="Times New Roman" w:hAnsi="Times New Roman" w:cs="Times New Roman"/>
          <w:sz w:val="24"/>
        </w:rPr>
      </w:pPr>
      <w:r w:rsidRPr="00EE4552">
        <w:rPr>
          <w:rFonts w:ascii="Times New Roman" w:hAnsi="Times New Roman" w:cs="Times New Roman"/>
          <w:sz w:val="24"/>
        </w:rPr>
        <w:t>g</w:t>
      </w:r>
      <w:r w:rsidRPr="00EE4552">
        <w:rPr>
          <w:rFonts w:ascii="Times New Roman" w:hAnsi="Times New Roman" w:cs="Times New Roman"/>
          <w:sz w:val="24"/>
        </w:rPr>
        <w:t>（</w:t>
      </w:r>
      <w:r w:rsidRPr="00EE4552">
        <w:rPr>
          <w:rFonts w:ascii="Times New Roman" w:hAnsi="Times New Roman" w:cs="Times New Roman"/>
          <w:sz w:val="24"/>
        </w:rPr>
        <w:t>x</w:t>
      </w:r>
      <w:r w:rsidRPr="00EE4552">
        <w:rPr>
          <w:rFonts w:ascii="Times New Roman" w:hAnsi="Times New Roman" w:cs="Times New Roman"/>
          <w:sz w:val="24"/>
        </w:rPr>
        <w:t>）</w:t>
      </w:r>
      <w:r w:rsidRPr="00EE4552">
        <w:rPr>
          <w:rFonts w:ascii="Times New Roman" w:hAnsi="Times New Roman" w:cs="Times New Roman"/>
          <w:sz w:val="24"/>
        </w:rPr>
        <w:t>=0.2×</w:t>
      </w:r>
      <w:r>
        <w:rPr>
          <w:rFonts w:ascii="Times New Roman" w:hAnsi="Times New Roman" w:cs="Times New Roman" w:hint="eastAsia"/>
          <w:sz w:val="24"/>
        </w:rPr>
        <w:t>(</w:t>
      </w:r>
      <w:r w:rsidRPr="00EE4552">
        <w:rPr>
          <w:rFonts w:ascii="Times New Roman" w:hAnsi="Times New Roman" w:cs="Times New Roman"/>
          <w:sz w:val="24"/>
        </w:rPr>
        <w:t>2-x</w:t>
      </w:r>
      <w:r>
        <w:rPr>
          <w:rFonts w:ascii="Times New Roman" w:hAnsi="Times New Roman" w:cs="Times New Roman" w:hint="eastAsia"/>
          <w:sz w:val="24"/>
        </w:rPr>
        <w:t>)</w:t>
      </w:r>
      <w:r w:rsidRPr="00EE4552">
        <w:rPr>
          <w:rFonts w:ascii="Times New Roman" w:hAnsi="Times New Roman" w:cs="Times New Roman"/>
          <w:sz w:val="24"/>
        </w:rPr>
        <w:t>-0.8×</w:t>
      </w:r>
      <w:r>
        <w:rPr>
          <w:rFonts w:ascii="Times New Roman" w:hAnsi="Times New Roman" w:cs="Times New Roman" w:hint="eastAsia"/>
          <w:sz w:val="24"/>
        </w:rPr>
        <w:t>(</w:t>
      </w:r>
      <w:r w:rsidRPr="00EE4552">
        <w:rPr>
          <w:rFonts w:ascii="Times New Roman" w:hAnsi="Times New Roman" w:cs="Times New Roman"/>
          <w:sz w:val="24"/>
        </w:rPr>
        <w:t>x-1</w:t>
      </w:r>
      <w:r>
        <w:rPr>
          <w:rFonts w:ascii="Times New Roman" w:hAnsi="Times New Roman" w:cs="Times New Roman"/>
          <w:sz w:val="24"/>
        </w:rPr>
        <w:t>)</w:t>
      </w:r>
      <w:r w:rsidRPr="00EE4552">
        <w:rPr>
          <w:rFonts w:ascii="Times New Roman" w:hAnsi="Times New Roman" w:cs="Times New Roman"/>
          <w:sz w:val="24"/>
        </w:rPr>
        <w:t>=1.2-x=0</w:t>
      </w:r>
    </w:p>
    <w:p w14:paraId="1BC68B5A" w14:textId="77777777" w:rsidR="001615B4" w:rsidRPr="00EE4552" w:rsidRDefault="001615B4" w:rsidP="001615B4">
      <w:pPr>
        <w:spacing w:line="300" w:lineRule="auto"/>
        <w:textAlignment w:val="center"/>
        <w:rPr>
          <w:rFonts w:ascii="Times New Roman" w:hAnsi="Times New Roman" w:cs="Times New Roman"/>
          <w:sz w:val="24"/>
        </w:rPr>
      </w:pPr>
      <w:r w:rsidRPr="00EE4552">
        <w:rPr>
          <w:rFonts w:ascii="Times New Roman" w:hAnsi="Times New Roman" w:cs="Times New Roman"/>
          <w:sz w:val="24"/>
        </w:rPr>
        <w:t>所以，决策面为</w:t>
      </w:r>
      <w:r w:rsidRPr="00EE4552">
        <w:rPr>
          <w:rFonts w:ascii="Times New Roman" w:hAnsi="Times New Roman" w:cs="Times New Roman"/>
          <w:sz w:val="24"/>
        </w:rPr>
        <w:t>x=1.2</w:t>
      </w:r>
      <w:r w:rsidRPr="00EE4552">
        <w:rPr>
          <w:rFonts w:ascii="Times New Roman" w:hAnsi="Times New Roman" w:cs="Times New Roman"/>
          <w:sz w:val="24"/>
        </w:rPr>
        <w:t>，如下图所示。</w:t>
      </w:r>
      <w:r w:rsidRPr="00EE4552">
        <w:rPr>
          <w:rFonts w:ascii="Times New Roman" w:hAnsi="Times New Roman" w:cs="Times New Roman"/>
          <w:sz w:val="24"/>
        </w:rPr>
        <w:t>x&lt;1.2,</w:t>
      </w:r>
      <w:r w:rsidRPr="00EE4552">
        <w:rPr>
          <w:rFonts w:ascii="Times New Roman" w:hAnsi="Times New Roman" w:cs="Times New Roman"/>
          <w:sz w:val="24"/>
        </w:rPr>
        <w:t>判决为第一类，否则就判决为第二类。所以样本</w:t>
      </w:r>
      <w:r w:rsidRPr="00EE4552">
        <w:rPr>
          <w:rFonts w:ascii="Times New Roman" w:hAnsi="Times New Roman" w:cs="Times New Roman"/>
          <w:sz w:val="24"/>
        </w:rPr>
        <w:t>x=1.5</w:t>
      </w:r>
      <w:r w:rsidRPr="00EE4552">
        <w:rPr>
          <w:rFonts w:ascii="Times New Roman" w:hAnsi="Times New Roman" w:cs="Times New Roman"/>
          <w:sz w:val="24"/>
        </w:rPr>
        <w:t>属于第</w:t>
      </w:r>
      <w:r w:rsidRPr="00EE4552">
        <w:rPr>
          <w:rFonts w:ascii="Times New Roman" w:hAnsi="Times New Roman" w:cs="Times New Roman"/>
          <w:sz w:val="24"/>
        </w:rPr>
        <w:t>2</w:t>
      </w:r>
      <w:r w:rsidRPr="00EE4552">
        <w:rPr>
          <w:rFonts w:ascii="Times New Roman" w:hAnsi="Times New Roman" w:cs="Times New Roman"/>
          <w:sz w:val="24"/>
        </w:rPr>
        <w:t>类</w:t>
      </w:r>
      <w:r w:rsidRPr="00EE4552">
        <w:rPr>
          <w:rFonts w:ascii="Times New Roman" w:hAnsi="Times New Roman" w:cs="Times New Roman"/>
          <w:sz w:val="24"/>
        </w:rPr>
        <w:t>.</w:t>
      </w:r>
    </w:p>
    <w:p w14:paraId="2ADCADF9" w14:textId="77777777" w:rsidR="001615B4" w:rsidRDefault="001615B4" w:rsidP="001615B4">
      <w:pPr>
        <w:pStyle w:val="a3"/>
        <w:tabs>
          <w:tab w:val="left" w:pos="1974"/>
        </w:tabs>
        <w:spacing w:line="300" w:lineRule="auto"/>
        <w:ind w:left="720" w:firstLineChars="0" w:firstLine="0"/>
      </w:pPr>
      <w:r>
        <w:rPr>
          <w:noProof/>
        </w:rPr>
        <w:drawing>
          <wp:inline distT="0" distB="0" distL="0" distR="0" wp14:anchorId="77E3DC17" wp14:editId="7B7F55F0">
            <wp:extent cx="3226712" cy="3156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743" cy="315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FEB9" w14:textId="77777777" w:rsidR="001615B4" w:rsidRDefault="001615B4" w:rsidP="001615B4">
      <w:pPr>
        <w:tabs>
          <w:tab w:val="left" w:pos="1974"/>
        </w:tabs>
        <w:spacing w:line="300" w:lineRule="auto"/>
      </w:pPr>
      <w:r>
        <w:t>（</w:t>
      </w:r>
      <w:r>
        <w:rPr>
          <w:rFonts w:hint="eastAsia"/>
        </w:rPr>
        <w:t>2</w:t>
      </w:r>
      <w:r>
        <w:t>）</w:t>
      </w:r>
      <w:r w:rsidRPr="003F1106">
        <w:rPr>
          <w:position w:val="-34"/>
        </w:rPr>
        <w:object w:dxaOrig="5580" w:dyaOrig="620" w14:anchorId="5F10D47E">
          <v:shape id="_x0000_i1028" type="#_x0000_t75" style="width:279pt;height:31.15pt" o:ole="">
            <v:imagedata r:id="rId15" o:title=""/>
          </v:shape>
          <o:OLEObject Type="Embed" ProgID="Equation.DSMT4" ShapeID="_x0000_i1028" DrawAspect="Content" ObjectID="_1697360609" r:id="rId16"/>
        </w:object>
      </w:r>
    </w:p>
    <w:p w14:paraId="13DAF42C" w14:textId="77777777" w:rsidR="001615B4" w:rsidRDefault="001615B4" w:rsidP="001615B4">
      <w:pPr>
        <w:tabs>
          <w:tab w:val="left" w:pos="1974"/>
        </w:tabs>
        <w:spacing w:line="300" w:lineRule="auto"/>
        <w:textAlignment w:val="center"/>
        <w:rPr>
          <w:sz w:val="24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E65382">
        <w:rPr>
          <w:sz w:val="24"/>
        </w:rPr>
        <w:object w:dxaOrig="6580" w:dyaOrig="760" w14:anchorId="23B4CCCD">
          <v:shape id="_x0000_i1029" type="#_x0000_t75" style="width:328.5pt;height:38.25pt" o:ole="">
            <v:imagedata r:id="rId17" o:title=""/>
          </v:shape>
          <o:OLEObject Type="Embed" ProgID="Equation.DSMT4" ShapeID="_x0000_i1029" DrawAspect="Content" ObjectID="_1697360610" r:id="rId18"/>
        </w:object>
      </w:r>
    </w:p>
    <w:p w14:paraId="51D6044A" w14:textId="77777777" w:rsidR="001615B4" w:rsidRPr="0084694F" w:rsidDel="00A859A9" w:rsidRDefault="001615B4" w:rsidP="001615B4">
      <w:pPr>
        <w:spacing w:line="300" w:lineRule="auto"/>
        <w:rPr>
          <w:del w:id="0" w:author="怡强 张" w:date="2021-10-23T16:16:00Z"/>
          <w:sz w:val="24"/>
        </w:rPr>
      </w:pPr>
      <w:r w:rsidRPr="0084694F">
        <w:rPr>
          <w:rFonts w:hint="eastAsia"/>
          <w:sz w:val="24"/>
        </w:rPr>
        <w:t>有</w:t>
      </w:r>
      <w:r w:rsidRPr="0084694F">
        <w:rPr>
          <w:sz w:val="24"/>
        </w:rPr>
        <w:sym w:font="Symbol" w:char="006C"/>
      </w:r>
      <w:r w:rsidRPr="0084694F">
        <w:rPr>
          <w:rFonts w:hint="eastAsia"/>
          <w:sz w:val="24"/>
          <w:vertAlign w:val="subscript"/>
        </w:rPr>
        <w:t>11</w:t>
      </w:r>
      <w:r w:rsidRPr="0084694F">
        <w:rPr>
          <w:rFonts w:hint="eastAsia"/>
          <w:sz w:val="24"/>
        </w:rPr>
        <w:t>=</w:t>
      </w:r>
      <w:r w:rsidRPr="0084694F">
        <w:rPr>
          <w:sz w:val="24"/>
        </w:rPr>
        <w:sym w:font="Symbol" w:char="006C"/>
      </w:r>
      <w:r w:rsidRPr="0084694F">
        <w:rPr>
          <w:rFonts w:hint="eastAsia"/>
          <w:sz w:val="24"/>
          <w:vertAlign w:val="subscript"/>
        </w:rPr>
        <w:t>22</w:t>
      </w:r>
      <w:r w:rsidRPr="0084694F">
        <w:rPr>
          <w:rFonts w:hint="eastAsia"/>
          <w:sz w:val="24"/>
        </w:rPr>
        <w:t>=0</w:t>
      </w:r>
      <w:r w:rsidRPr="0084694F">
        <w:rPr>
          <w:rFonts w:hint="eastAsia"/>
          <w:sz w:val="24"/>
        </w:rPr>
        <w:t>，</w:t>
      </w:r>
    </w:p>
    <w:p w14:paraId="79329BCB" w14:textId="77777777" w:rsidR="00226B27" w:rsidRPr="0078373A" w:rsidRDefault="00226B27" w:rsidP="00226B27">
      <w:pPr>
        <w:spacing w:line="300" w:lineRule="auto"/>
        <w:rPr>
          <w:rFonts w:ascii="Times New Roman" w:eastAsia="宋体" w:hAnsi="Times New Roman"/>
          <w:sz w:val="24"/>
        </w:rPr>
      </w:pPr>
      <w:r w:rsidRPr="00226B27">
        <w:rPr>
          <w:rFonts w:ascii="Times New Roman" w:eastAsia="宋体" w:hAnsi="Times New Roman"/>
          <w:position w:val="-14"/>
          <w:sz w:val="24"/>
        </w:rPr>
        <w:object w:dxaOrig="7300" w:dyaOrig="400" w14:anchorId="45BD3333">
          <v:shape id="_x0000_i1034" type="#_x0000_t75" style="width:365.25pt;height:20.25pt" o:ole="">
            <v:imagedata r:id="rId19" o:title=""/>
          </v:shape>
          <o:OLEObject Type="Embed" ProgID="Equation.DSMT4" ShapeID="_x0000_i1034" DrawAspect="Content" ObjectID="_1697360611" r:id="rId20"/>
        </w:object>
      </w:r>
      <w:r w:rsidRPr="00226B27">
        <w:rPr>
          <w:rFonts w:ascii="Times New Roman" w:eastAsia="宋体" w:hAnsi="Times New Roman"/>
          <w:sz w:val="24"/>
        </w:rPr>
        <w:t>，带入</w:t>
      </w:r>
      <w:r w:rsidRPr="00226B27">
        <w:rPr>
          <w:rFonts w:ascii="Times New Roman" w:eastAsia="宋体" w:hAnsi="Times New Roman" w:hint="eastAsia"/>
          <w:sz w:val="24"/>
        </w:rPr>
        <w:t>x=1.5</w:t>
      </w:r>
      <w:r w:rsidRPr="00226B27">
        <w:rPr>
          <w:rFonts w:ascii="Times New Roman" w:eastAsia="宋体" w:hAnsi="Times New Roman" w:hint="eastAsia"/>
          <w:sz w:val="24"/>
        </w:rPr>
        <w:t>，有</w:t>
      </w:r>
      <w:r w:rsidRPr="00226B27">
        <w:rPr>
          <w:rFonts w:ascii="Times New Roman" w:eastAsia="宋体" w:hAnsi="Times New Roman"/>
          <w:position w:val="-24"/>
          <w:sz w:val="24"/>
        </w:rPr>
        <w:object w:dxaOrig="2400" w:dyaOrig="620" w14:anchorId="066203A6">
          <v:shape id="_x0000_i1035" type="#_x0000_t75" style="width:119.65pt;height:30.75pt" o:ole="">
            <v:imagedata r:id="rId21" o:title=""/>
          </v:shape>
          <o:OLEObject Type="Embed" ProgID="Equation.DSMT4" ShapeID="_x0000_i1035" DrawAspect="Content" ObjectID="_1697360612" r:id="rId22"/>
        </w:object>
      </w:r>
    </w:p>
    <w:p w14:paraId="0D903147" w14:textId="77777777" w:rsidR="00CF0E7C" w:rsidRPr="00E5122C" w:rsidRDefault="00CF0E7C" w:rsidP="00CF0E7C">
      <w:pPr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32"/>
        </w:rPr>
        <w:t>3</w:t>
      </w:r>
      <w:r>
        <w:rPr>
          <w:rFonts w:ascii="Times New Roman" w:eastAsia="宋体" w:hAnsi="Times New Roman" w:hint="eastAsia"/>
          <w:sz w:val="32"/>
        </w:rPr>
        <w:t>、</w:t>
      </w:r>
      <w:r w:rsidRPr="00E5122C">
        <w:rPr>
          <w:rFonts w:ascii="Times New Roman" w:eastAsia="宋体" w:hAnsi="Times New Roman"/>
          <w:bCs/>
          <w:sz w:val="24"/>
        </w:rPr>
        <w:t>已知两类问题，</w:t>
      </w:r>
      <w:r w:rsidRPr="00E5122C">
        <w:rPr>
          <w:rFonts w:ascii="Times New Roman" w:eastAsia="宋体" w:hAnsi="Times New Roman" w:hint="eastAsia"/>
          <w:bCs/>
          <w:sz w:val="24"/>
        </w:rPr>
        <w:t>有</w:t>
      </w:r>
      <w:r w:rsidRPr="00E5122C">
        <w:rPr>
          <w:rFonts w:ascii="Times New Roman" w:eastAsia="宋体" w:hAnsi="Times New Roman"/>
          <w:position w:val="-30"/>
        </w:rPr>
        <w:object w:dxaOrig="880" w:dyaOrig="720" w14:anchorId="4D45C55A">
          <v:shape id="_x0000_i1030" type="#_x0000_t75" style="width:44.25pt;height:36.75pt" o:ole="">
            <v:imagedata r:id="rId23" o:title=""/>
          </v:shape>
          <o:OLEObject Type="Embed" ProgID="Equation.DSMT4" ShapeID="_x0000_i1030" DrawAspect="Content" ObjectID="_1697360613" r:id="rId24"/>
        </w:object>
      </w:r>
      <w:r w:rsidRPr="00E5122C">
        <w:rPr>
          <w:rFonts w:ascii="Times New Roman" w:eastAsia="宋体" w:hAnsi="Times New Roman" w:hint="eastAsia"/>
          <w:sz w:val="24"/>
        </w:rPr>
        <w:t>,</w:t>
      </w:r>
      <w:r w:rsidRPr="00E5122C">
        <w:rPr>
          <w:rFonts w:ascii="Times New Roman" w:eastAsia="宋体" w:hAnsi="Times New Roman"/>
          <w:sz w:val="24"/>
        </w:rPr>
        <w:t xml:space="preserve"> </w:t>
      </w:r>
      <w:r w:rsidRPr="00E5122C">
        <w:rPr>
          <w:rFonts w:ascii="Times New Roman" w:eastAsia="宋体" w:hAnsi="Times New Roman"/>
          <w:position w:val="-30"/>
        </w:rPr>
        <w:object w:dxaOrig="880" w:dyaOrig="720" w14:anchorId="08B0F9D2">
          <v:shape id="_x0000_i1031" type="#_x0000_t75" style="width:44.25pt;height:36.75pt" o:ole="">
            <v:imagedata r:id="rId25" o:title=""/>
          </v:shape>
          <o:OLEObject Type="Embed" ProgID="Equation.DSMT4" ShapeID="_x0000_i1031" DrawAspect="Content" ObjectID="_1697360614" r:id="rId26"/>
        </w:object>
      </w:r>
      <w:r w:rsidRPr="00E5122C">
        <w:rPr>
          <w:rFonts w:ascii="Times New Roman" w:eastAsia="宋体" w:hAnsi="Times New Roman"/>
        </w:rPr>
        <w:t xml:space="preserve">, </w:t>
      </w:r>
      <w:r w:rsidRPr="00E5122C">
        <w:rPr>
          <w:rFonts w:ascii="Times New Roman" w:eastAsia="宋体" w:hAnsi="Times New Roman"/>
          <w:position w:val="-30"/>
        </w:rPr>
        <w:object w:dxaOrig="1380" w:dyaOrig="720" w14:anchorId="086CA4E4">
          <v:shape id="_x0000_i1032" type="#_x0000_t75" style="width:69pt;height:36.75pt" o:ole="">
            <v:imagedata r:id="rId27" o:title=""/>
          </v:shape>
          <o:OLEObject Type="Embed" ProgID="Equation.DSMT4" ShapeID="_x0000_i1032" DrawAspect="Content" ObjectID="_1697360615" r:id="rId28"/>
        </w:object>
      </w:r>
      <w:r w:rsidRPr="00E5122C">
        <w:rPr>
          <w:rFonts w:ascii="Times New Roman" w:eastAsia="宋体" w:hAnsi="Times New Roman"/>
        </w:rPr>
        <w:t xml:space="preserve">, </w:t>
      </w:r>
      <w:r w:rsidRPr="00E5122C">
        <w:rPr>
          <w:rFonts w:ascii="Times New Roman" w:eastAsia="宋体" w:hAnsi="Times New Roman"/>
          <w:position w:val="-30"/>
        </w:rPr>
        <w:object w:dxaOrig="1400" w:dyaOrig="720" w14:anchorId="4AFE69C3">
          <v:shape id="_x0000_i1033" type="#_x0000_t75" style="width:69.75pt;height:36.75pt" o:ole="">
            <v:imagedata r:id="rId29" o:title=""/>
          </v:shape>
          <o:OLEObject Type="Embed" ProgID="Equation.DSMT4" ShapeID="_x0000_i1033" DrawAspect="Content" ObjectID="_1697360616" r:id="rId30"/>
        </w:object>
      </w:r>
      <w:r w:rsidRPr="00E5122C">
        <w:rPr>
          <w:rFonts w:ascii="Times New Roman" w:eastAsia="宋体" w:hAnsi="Times New Roman" w:hint="eastAsia"/>
        </w:rPr>
        <w:t>，先验概率为</w:t>
      </w:r>
      <w:r w:rsidRPr="00E5122C">
        <w:rPr>
          <w:rFonts w:ascii="Times New Roman" w:eastAsia="宋体" w:hAnsi="Times New Roman"/>
          <w:sz w:val="24"/>
        </w:rPr>
        <w:t>P(ω1) =0.8</w:t>
      </w:r>
      <w:r w:rsidRPr="00E5122C">
        <w:rPr>
          <w:rFonts w:ascii="Times New Roman" w:eastAsia="宋体" w:hAnsi="Times New Roman" w:hint="eastAsia"/>
          <w:sz w:val="24"/>
        </w:rPr>
        <w:t>,</w:t>
      </w:r>
      <w:r w:rsidRPr="00E5122C">
        <w:rPr>
          <w:rFonts w:ascii="Times New Roman" w:eastAsia="宋体" w:hAnsi="Times New Roman"/>
          <w:sz w:val="24"/>
        </w:rPr>
        <w:t xml:space="preserve"> P(ω2) = 0.2</w:t>
      </w:r>
      <w:r w:rsidRPr="00E5122C">
        <w:rPr>
          <w:rFonts w:ascii="Times New Roman" w:eastAsia="宋体" w:hAnsi="Times New Roman" w:hint="eastAsia"/>
          <w:sz w:val="24"/>
        </w:rPr>
        <w:t>。</w:t>
      </w:r>
    </w:p>
    <w:p w14:paraId="6FBF289D" w14:textId="77777777" w:rsidR="00CF0E7C" w:rsidRPr="00E5122C" w:rsidRDefault="00CF0E7C" w:rsidP="00CF0E7C">
      <w:pPr>
        <w:pStyle w:val="a3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</w:rPr>
      </w:pPr>
      <w:r w:rsidRPr="00E5122C">
        <w:rPr>
          <w:rFonts w:ascii="Times New Roman" w:hAnsi="Times New Roman" w:cs="Times New Roman" w:hint="eastAsia"/>
        </w:rPr>
        <w:t>求两类的贝叶斯决策分界面。</w:t>
      </w:r>
    </w:p>
    <w:p w14:paraId="151DF5B6" w14:textId="395F2BCA" w:rsidR="001615B4" w:rsidRDefault="00CF0E7C" w:rsidP="001615B4">
      <w:pPr>
        <w:pStyle w:val="a3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</w:rPr>
      </w:pPr>
      <w:r w:rsidRPr="00E5122C">
        <w:rPr>
          <w:rFonts w:ascii="Times New Roman" w:hAnsi="Times New Roman"/>
          <w:bCs/>
        </w:rPr>
        <w:t>要求根据</w:t>
      </w:r>
      <w:r w:rsidRPr="00E5122C">
        <w:rPr>
          <w:rFonts w:ascii="Times New Roman" w:hAnsi="Times New Roman"/>
          <w:bCs/>
        </w:rPr>
        <w:t>Bayes</w:t>
      </w:r>
      <w:r w:rsidRPr="00E5122C">
        <w:rPr>
          <w:rFonts w:ascii="Times New Roman" w:hAnsi="Times New Roman"/>
          <w:bCs/>
        </w:rPr>
        <w:t>决策，对样本</w:t>
      </w:r>
      <w:r w:rsidRPr="00E5122C">
        <w:rPr>
          <w:rFonts w:ascii="Times New Roman" w:hAnsi="Times New Roman" w:cs="Times New Roman"/>
        </w:rPr>
        <w:t xml:space="preserve"> </w:t>
      </w:r>
      <w:r w:rsidRPr="00E5122C">
        <w:rPr>
          <w:rFonts w:ascii="Times New Roman" w:hAnsi="Times New Roman" w:cs="Times New Roman" w:hint="eastAsia"/>
        </w:rPr>
        <w:t>x</w:t>
      </w:r>
      <w:r w:rsidRPr="00E5122C">
        <w:rPr>
          <w:rFonts w:ascii="Times New Roman" w:hAnsi="Times New Roman" w:cs="Times New Roman"/>
        </w:rPr>
        <w:t xml:space="preserve"> (3, 3)</w:t>
      </w:r>
      <w:r w:rsidRPr="00E5122C">
        <w:rPr>
          <w:rFonts w:ascii="Times New Roman" w:hAnsi="Times New Roman" w:cs="Times New Roman" w:hint="eastAsia"/>
        </w:rPr>
        <w:t>进行分类。</w:t>
      </w:r>
    </w:p>
    <w:p w14:paraId="624C60E5" w14:textId="77777777" w:rsidR="0099669C" w:rsidRDefault="0099669C" w:rsidP="0099669C">
      <w:pPr>
        <w:widowControl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</w:p>
    <w:p w14:paraId="131FAFB0" w14:textId="272E2E2C" w:rsidR="0099669C" w:rsidRDefault="0099669C" w:rsidP="0099669C">
      <w:pPr>
        <w:widowControl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解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：公式为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(x)-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(x)=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x-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begChr m:val="∥"/>
                    <m:endChr m:val="∥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</w:rPr>
          <m:t>ln</m:t>
        </m:r>
        <m:r>
          <w:rPr>
            <w:rFonts w:ascii="Cambria Math" w:hAnsi="Cambria Math" w:cs="Times New Roman"/>
          </w:rPr>
          <m:t>⁡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e>
            </m:d>
          </m:den>
        </m:f>
      </m:oMath>
    </w:p>
    <w:p w14:paraId="15F1EF8A" w14:textId="21D6CA9F" w:rsidR="0099669C" w:rsidRDefault="0099669C" w:rsidP="0099669C">
      <w:pPr>
        <w:widowControl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带入可得判决面方程</w:t>
      </w:r>
      <m:oMath>
        <m:r>
          <w:rPr>
            <w:rFonts w:ascii="Cambria Math" w:hAnsi="Cambria Math" w:cs="Times New Roman"/>
          </w:rPr>
          <m:t>-2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 w:hint="eastAsia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-2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+24+2ln2</m:t>
        </m:r>
      </m:oMath>
      <w:r w:rsidR="001F7462">
        <w:rPr>
          <w:rFonts w:ascii="Times New Roman" w:hAnsi="Times New Roman" w:cs="Times New Roman" w:hint="eastAsia"/>
        </w:rPr>
        <w:t>=</w:t>
      </w:r>
      <w:r w:rsidR="001F7462">
        <w:rPr>
          <w:rFonts w:ascii="Times New Roman" w:hAnsi="Times New Roman" w:cs="Times New Roman"/>
        </w:rPr>
        <w:t>0</w:t>
      </w:r>
      <w:bookmarkStart w:id="1" w:name="_GoBack"/>
      <w:bookmarkEnd w:id="1"/>
    </w:p>
    <w:p w14:paraId="4953A33F" w14:textId="792A1C44" w:rsidR="0099669C" w:rsidRDefault="0099669C" w:rsidP="0099669C">
      <w:pPr>
        <w:widowControl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：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W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 w:hint="eastAsia"/>
        </w:rPr>
        <w:t>；其中</w:t>
      </w:r>
    </w:p>
    <w:p w14:paraId="0C94A30A" w14:textId="7E27DCAA" w:rsidR="0099669C" w:rsidRDefault="0099669C" w:rsidP="0099669C">
      <w:pPr>
        <w:widowControl/>
        <w:spacing w:line="360" w:lineRule="auto"/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>
        <w:rPr>
          <w:rFonts w:ascii="Times New Roman" w:hAnsi="Times New Roman" w:cs="Times New Roman" w:hint="eastAsia"/>
        </w:rPr>
        <w:t>；</w:t>
      </w:r>
    </w:p>
    <w:p w14:paraId="5A49716C" w14:textId="1C6D2363" w:rsidR="0099669C" w:rsidRDefault="00E33EAB" w:rsidP="0099669C">
      <w:pPr>
        <w:widowControl/>
        <w:spacing w:line="360" w:lineRule="auto"/>
        <w:jc w:val="left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begChr m:val="∥"/>
                    <m:endChr m:val="∥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j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</w:rPr>
          <m:t>ln</m:t>
        </m:r>
        <m:r>
          <w:rPr>
            <w:rFonts w:ascii="Cambria Math" w:hAnsi="Cambria Math" w:cs="Times New Roman"/>
          </w:rPr>
          <m:t>⁡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e>
            </m:d>
          </m:den>
        </m:f>
      </m:oMath>
      <w:r w:rsidR="0099669C">
        <w:rPr>
          <w:rFonts w:ascii="Times New Roman" w:hAnsi="Times New Roman" w:cs="Times New Roman" w:hint="eastAsia"/>
        </w:rPr>
        <w:t>；</w:t>
      </w:r>
    </w:p>
    <w:p w14:paraId="21F34DDB" w14:textId="5DA85032" w:rsidR="0099669C" w:rsidRPr="00830296" w:rsidRDefault="0099669C" w:rsidP="0099669C"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 w:rsidRPr="00830296">
        <w:rPr>
          <w:rFonts w:ascii="Times New Roman" w:hAnsi="Times New Roman" w:cs="Times New Roman" w:hint="eastAsia"/>
          <w:color w:val="FF0000"/>
          <w:sz w:val="24"/>
          <w:szCs w:val="24"/>
        </w:rPr>
        <w:t>注意：这里</w:t>
      </w:r>
      <w:r w:rsidR="00226B27">
        <w:rPr>
          <w:rFonts w:ascii="Times New Roman" w:hAnsi="Times New Roman" w:cs="Times New Roman" w:hint="eastAsia"/>
          <w:color w:val="FF0000"/>
          <w:sz w:val="24"/>
          <w:szCs w:val="24"/>
        </w:rPr>
        <w:t>原</w:t>
      </w:r>
      <w:r w:rsidRPr="00830296">
        <w:rPr>
          <w:rFonts w:ascii="Times New Roman" w:hAnsi="Times New Roman" w:cs="Times New Roman" w:hint="eastAsia"/>
          <w:color w:val="FF0000"/>
          <w:sz w:val="24"/>
          <w:szCs w:val="24"/>
        </w:rPr>
        <w:t>p</w:t>
      </w:r>
      <w:r w:rsidRPr="00830296">
        <w:rPr>
          <w:rFonts w:ascii="Times New Roman" w:hAnsi="Times New Roman" w:cs="Times New Roman"/>
          <w:color w:val="FF0000"/>
          <w:sz w:val="24"/>
          <w:szCs w:val="24"/>
        </w:rPr>
        <w:t>pt</w:t>
      </w:r>
      <w:r w:rsidRPr="00830296">
        <w:rPr>
          <w:rFonts w:ascii="Times New Roman" w:hAnsi="Times New Roman" w:cs="Times New Roman" w:hint="eastAsia"/>
          <w:color w:val="FF0000"/>
          <w:sz w:val="24"/>
          <w:szCs w:val="24"/>
        </w:rPr>
        <w:t>有误</w:t>
      </w:r>
    </w:p>
    <w:p w14:paraId="690FA43C" w14:textId="3D1341DB" w:rsidR="0099669C" w:rsidRDefault="00226B27" w:rsidP="0099669C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201DE" wp14:editId="6039168C">
            <wp:extent cx="4991100" cy="340548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311" cy="340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E4F8" w14:textId="6419401C" w:rsidR="0099669C" w:rsidRDefault="0099669C" w:rsidP="0099669C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带入可得</w:t>
      </w:r>
      <m:oMath>
        <m:r>
          <w:rPr>
            <w:rFonts w:ascii="Cambria Math" w:hAnsi="Cambria Math" w:cs="Times New Roman" w:hint="eastAsia"/>
            <w:sz w:val="24"/>
            <w:szCs w:val="24"/>
          </w:rPr>
          <m:t>u</m:t>
        </m:r>
        <m:r>
          <w:rPr>
            <w:rFonts w:ascii="Cambria Math" w:hAnsi="Cambria Math" w:cs="Times New Roman"/>
            <w:sz w:val="24"/>
            <w:szCs w:val="24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e>
          </m:mr>
        </m:m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6+0.5ln2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6+0.5lin2</m:t>
              </m:r>
            </m:e>
          </m:mr>
        </m:m>
      </m:oMath>
      <w:r w:rsidR="00DE10B2">
        <w:rPr>
          <w:rFonts w:ascii="Times New Roman" w:hAnsi="Times New Roman" w:cs="Times New Roman" w:hint="eastAsia"/>
          <w:sz w:val="24"/>
          <w:szCs w:val="24"/>
        </w:rPr>
        <w:t>;</w:t>
      </w:r>
    </w:p>
    <w:p w14:paraId="37BD4B56" w14:textId="75FB65C6" w:rsidR="00DE10B2" w:rsidRPr="00DE10B2" w:rsidRDefault="00DE10B2" w:rsidP="00DE10B2">
      <w:pPr>
        <w:widowControl/>
        <w:spacing w:line="360" w:lineRule="auto"/>
        <w:jc w:val="lef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(2)</w:t>
      </w:r>
      <w:r>
        <w:rPr>
          <w:rFonts w:ascii="Times New Roman" w:hAnsi="Times New Roman" w:cs="Times New Roman" w:hint="eastAsia"/>
          <w:sz w:val="24"/>
          <w:szCs w:val="24"/>
        </w:rPr>
        <w:t>解。带入（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）即可，得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=12+2ln2</m:t>
        </m:r>
      </m:oMath>
      <w:r>
        <w:rPr>
          <w:rFonts w:ascii="Times New Roman" w:hAnsi="Times New Roman" w:cs="Times New Roman" w:hint="eastAsia"/>
        </w:rPr>
        <w:t>，判为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类</w:t>
      </w:r>
    </w:p>
    <w:sectPr w:rsidR="00DE10B2" w:rsidRPr="00DE10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D23EEC" w14:textId="77777777" w:rsidR="00E33EAB" w:rsidRDefault="00E33EAB" w:rsidP="001615B4">
      <w:r>
        <w:separator/>
      </w:r>
    </w:p>
  </w:endnote>
  <w:endnote w:type="continuationSeparator" w:id="0">
    <w:p w14:paraId="0FA61FC0" w14:textId="77777777" w:rsidR="00E33EAB" w:rsidRDefault="00E33EAB" w:rsidP="00161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2C6FED" w14:textId="77777777" w:rsidR="00E33EAB" w:rsidRDefault="00E33EAB" w:rsidP="001615B4">
      <w:r>
        <w:separator/>
      </w:r>
    </w:p>
  </w:footnote>
  <w:footnote w:type="continuationSeparator" w:id="0">
    <w:p w14:paraId="60FBDB1D" w14:textId="77777777" w:rsidR="00E33EAB" w:rsidRDefault="00E33EAB" w:rsidP="00161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556F27"/>
    <w:multiLevelType w:val="hybridMultilevel"/>
    <w:tmpl w:val="D26C2BAC"/>
    <w:lvl w:ilvl="0" w:tplc="A516E4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37610D"/>
    <w:multiLevelType w:val="hybridMultilevel"/>
    <w:tmpl w:val="33C8F896"/>
    <w:lvl w:ilvl="0" w:tplc="25F47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怡强 张">
    <w15:presenceInfo w15:providerId="Windows Live" w15:userId="6751a8f66f779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E7C"/>
    <w:rsid w:val="00032853"/>
    <w:rsid w:val="0007443C"/>
    <w:rsid w:val="000B05EE"/>
    <w:rsid w:val="000C1ED8"/>
    <w:rsid w:val="000F323E"/>
    <w:rsid w:val="001615B4"/>
    <w:rsid w:val="001F7462"/>
    <w:rsid w:val="00226B27"/>
    <w:rsid w:val="002A6133"/>
    <w:rsid w:val="00767704"/>
    <w:rsid w:val="00830296"/>
    <w:rsid w:val="00873CD4"/>
    <w:rsid w:val="0099669C"/>
    <w:rsid w:val="00A859A9"/>
    <w:rsid w:val="00B249AE"/>
    <w:rsid w:val="00CC56E4"/>
    <w:rsid w:val="00CF0E7C"/>
    <w:rsid w:val="00DE10B2"/>
    <w:rsid w:val="00E3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A9CE4"/>
  <w15:chartTrackingRefBased/>
  <w15:docId w15:val="{2B38DC39-F11C-4F30-B144-4B017538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E7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1615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615B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615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615B4"/>
    <w:rPr>
      <w:sz w:val="18"/>
      <w:szCs w:val="18"/>
    </w:rPr>
  </w:style>
  <w:style w:type="character" w:styleId="a6">
    <w:name w:val="Placeholder Text"/>
    <w:basedOn w:val="a0"/>
    <w:uiPriority w:val="99"/>
    <w:semiHidden/>
    <w:rsid w:val="007677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by6040130@163.com</dc:creator>
  <cp:keywords/>
  <dc:description/>
  <cp:lastModifiedBy>by6040130@163.com</cp:lastModifiedBy>
  <cp:revision>2</cp:revision>
  <dcterms:created xsi:type="dcterms:W3CDTF">2021-11-02T04:14:00Z</dcterms:created>
  <dcterms:modified xsi:type="dcterms:W3CDTF">2021-11-02T04:14:00Z</dcterms:modified>
</cp:coreProperties>
</file>